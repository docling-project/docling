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Keep this text.</w:t>
      </w:r>
    </w:p>
    <w:p>
      <w:r>
        <w:t xml:space="preserve">Hello </w:t>
      </w:r>
      <w:ins w:id="1" w:author="Test Author" w:date="2024-01-01T00:00:00Z">
        <w:r>
          <w:t>world</w:t>
        </w:r>
      </w:ins>
      <w:del w:id="2" w:author="Test Author" w:date="2024-01-01T00:00:00Z">
        <w:r>
          <w:delText xml:space="preserve">earth</w:delText>
        </w:r>
      </w:del>
    </w:p>
    <w:p>
      <w:ins w:id="3" w:author="Test Author" w:date="2024-01-01T00:00:00Z">
        <w:r>
          <w:t>Inserted paragraph.</w:t>
        </w:r>
      </w:ins>
    </w:p>
    <w:p>
      <w:del w:id="4" w:author="Test Author" w:date="2024-01-01T00:00:00Z">
        <w:r>
          <w:delText>Deleted paragraph.</w:delText>
        </w:r>
      </w:del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